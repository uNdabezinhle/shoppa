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B45309"/>
          <w:spacing w:val="60"/>
          <w:sz w:val="40"/>
          <w:szCs w:val="40"/>
        </w:rPr>
        <w:t xml:space="preserve">SHOPPA</w:t>
      </w:r>
    </w:p>
    <w:p>
      <w:pPr>
        <w:pBdr>
          <w:bottom w:val="single" w:color="F59E0B" w:sz="24" w:space="8"/>
        </w:pBdr>
        <w:spacing w:after="240"/>
      </w:pPr>
      <w:r>
        <w:rPr>
          <w:color w:val="94A3B8"/>
          <w:sz w:val="22"/>
          <w:szCs w:val="22"/>
        </w:rPr>
        <w:t xml:space="preserve">Shopping Intelligence Platform</w:t>
      </w:r>
    </w:p>
    <w:p>
      <w:pPr>
        <w:spacing w:after="120" w:before="360"/>
      </w:pPr>
      <w:r>
        <w:rPr>
          <w:b/>
          <w:bCs/>
          <w:color w:val="0B1220"/>
          <w:sz w:val="60"/>
          <w:szCs w:val="60"/>
        </w:rPr>
        <w:t xml:space="preserve">Software Requirements Specification</w:t>
      </w:r>
    </w:p>
    <w:p>
      <w:pPr>
        <w:spacing w:after="600"/>
      </w:pPr>
      <w:r>
        <w:rPr>
          <w:color w:val="475569"/>
          <w:sz w:val="26"/>
          <w:szCs w:val="26"/>
        </w:rPr>
        <w:t xml:space="preserve">Functional and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75569"/>
                <w:sz w:val="19"/>
                <w:szCs w:val="19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Software Requirements Specification (SRS)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75569"/>
                <w:sz w:val="19"/>
                <w:szCs w:val="19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Shoppa — Shopping Intelligence Platform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75569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75569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Draft for review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75569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Systems Analysis &amp; Engineering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75569"/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June 2026</w:t>
            </w:r>
          </w:p>
        </w:tc>
      </w:tr>
    </w:tbl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 w:line="276"/>
      </w:pPr>
      <w:r>
        <w:t xml:space="preserve">This Software Requirements Specification (SRS) defines the functional and non-functional requirements for Shoppa, a mobile-first shopping intelligence platform. It is intended for the engineering, QA, design, and product teams responsible for building and verifying the system.</w:t>
      </w:r>
    </w:p>
    <w:p>
      <w:pPr>
        <w:pStyle w:val="Heading2"/>
      </w:pPr>
      <w:r>
        <w:t xml:space="preserve">1.2 Scope</w:t>
      </w:r>
    </w:p>
    <w:p>
      <w:pPr>
        <w:spacing w:after="120" w:line="276"/>
      </w:pPr>
      <w:r>
        <w:t xml:space="preserve">Shoppa enables users to create and collaborate on shopping lists of all kinds, compare prices across stores and delivery platforms, shop in-store with offline support, and — for professional users — scale and publish lists. The platform launches in South Africa and is architected for multi-region expansion.</w:t>
      </w:r>
    </w:p>
    <w:p>
      <w:pPr>
        <w:pStyle w:val="Heading2"/>
      </w:pPr>
      <w:r>
        <w:t xml:space="preserve">1.3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List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 named collection of items belonging to a user, optionally shared.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Price observation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 single recorded price for a product at a store, from any source.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Delivery adapter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 pluggable integration with an on-demand delivery platform.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Trust score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 per-user rating reflecting reliability of contributed data.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Tier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 subscription level that gates feature access.</w:t>
            </w:r>
          </w:p>
        </w:tc>
      </w:tr>
    </w:tbl>
    <w:p>
      <w:pPr>
        <w:pStyle w:val="Heading1"/>
      </w:pPr>
      <w:r>
        <w:t xml:space="preserve">2. Overall Description</w:t>
      </w:r>
    </w:p>
    <w:p>
      <w:pPr>
        <w:pStyle w:val="Heading2"/>
      </w:pPr>
      <w:r>
        <w:t xml:space="preserve">2.1 Product Perspective</w:t>
      </w:r>
    </w:p>
    <w:p>
      <w:pPr>
        <w:spacing w:after="120" w:line="276"/>
      </w:pPr>
      <w:r>
        <w:t xml:space="preserve">Shoppa is a new, self-contained platform comprising a mobile application, an admin web console, a backend API, real-time services, asynchronous workers, and integrations with external delivery platforms and payment services.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72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1 — Layered solution architecture.</w:t>
      </w:r>
    </w:p>
    <w:p>
      <w:pPr>
        <w:pStyle w:val="Heading2"/>
      </w:pPr>
      <w:r>
        <w:t xml:space="preserve">2.2 User Classes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Personal user — Creates and manages personal/household lists, contributes prices, shops in-store or orders delivery.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Professional user — Manages large, repeatable lists; scales by guest count; publishes lists publicly.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Store / brand — Configures targeted promotions; views aggregate analytics.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Admin — Moderates content, manages partners, monitors platform health (web only).</w:t>
      </w:r>
    </w:p>
    <w:p>
      <w:pPr>
        <w:pStyle w:val="Heading2"/>
      </w:pPr>
      <w:r>
        <w:t xml:space="preserve">2.3 Operating Environment</w:t>
      </w:r>
    </w:p>
    <w:p>
      <w:pPr>
        <w:pStyle w:val="ListParagraph"/>
        <w:numPr>
          <w:ilvl w:val="0"/>
          <w:numId w:val="2"/>
        </w:numPr>
        <w:spacing w:after="70" w:line="270"/>
      </w:pPr>
      <w:del w:id="9101" w:author="Claude" w:date="2026-07-08T00:00:00Z">
        <w:r>
          <w:rPr>
            <w:b w:val="false"/>
            <w:bCs w:val="false"/>
          </w:rPr>
          <w:delText xml:space="preserve">Mobile: iOS and Android via Ionic (Angular), with offline storage and background sync.</w:delText>
        </w:r>
      </w:del>
      <w:ins w:id="9102" w:author="Claude" w:date="2026-07-08T00:00:00Z">
        <w:r>
          <w:rPr>
            <w:b w:val="false"/>
            <w:bCs w:val="false"/>
          </w:rPr>
          <w:t xml:space="preserve">Mobile: iOS and Android via Flutter, with offline storage and background sync.</w:t>
        </w:r>
      </w:ins>
    </w:p>
    <w:p>
      <w:pPr>
        <w:pStyle w:val="ListParagraph"/>
        <w:numPr>
          <w:ilvl w:val="0"/>
          <w:numId w:val="2"/>
        </w:numPr>
        <w:spacing w:after="70" w:line="270"/>
      </w:pPr>
      <w:del w:id="9103" w:author="Claude" w:date="2026-07-08T00:00:00Z">
        <w:r>
          <w:rPr>
            <w:b w:val="false"/>
            <w:bCs w:val="false"/>
          </w:rPr>
          <w:delText xml:space="preserve">Web: Angular admin console (modern browsers).</w:delText>
        </w:r>
      </w:del>
      <w:ins w:id="9104" w:author="Claude" w:date="2026-07-08T00:00:00Z">
        <w:r>
          <w:rPr>
            <w:b w:val="false"/>
            <w:bCs w:val="false"/>
          </w:rPr>
          <w:t xml:space="preserve">Web: Flutter Web admin console (modern browsers).</w:t>
        </w:r>
      </w:ins>
    </w:p>
    <w:p>
      <w:pPr>
        <w:pStyle w:val="ListParagraph"/>
        <w:numPr>
          <w:ilvl w:val="0"/>
          <w:numId w:val="2"/>
        </w:numPr>
        <w:spacing w:after="70" w:line="270"/>
      </w:pPr>
      <w:del w:id="9105" w:author="Claude" w:date="2026-07-08T00:00:00Z">
        <w:r>
          <w:rPr>
            <w:b w:val="false"/>
            <w:bCs w:val="false"/>
          </w:rPr>
          <w:delText xml:space="preserve">Backend: Django + Django REST Framework, Django Channels, PostgreSQL, Redis, Celery.</w:delText>
        </w:r>
      </w:del>
      <w:ins w:id="9106" w:author="Claude" w:date="2026-07-08T00:00:00Z">
        <w:r>
          <w:rPr>
            <w:b w:val="false"/>
            <w:bCs w:val="false"/>
          </w:rPr>
          <w:t xml:space="preserve">Backend: Django + Django REST Framework, Django Channels, PostgreSQL, Redis, Celery — containerized with Docker.</w:t>
        </w:r>
      </w:ins>
    </w:p>
    <w:p>
      <w:r>
        <w:br w:type="page"/>
      </w: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3.1 Accounts &amp;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FR-1.1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system shall allow registration with email and password.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11D4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FR-1.2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system shall support four account types: Personal, Professional, Store, Admin.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11D4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FR-1.3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system shall issue JWT access and refresh tokens and refresh them transparently.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11D4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FR-1.4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system shall associate each user with a region and locale.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11D4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FR-1.5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system shall allow upgrade from Personal to Professional.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3.2 Shopping 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FR-2.1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Users shall create lists with a category (groceries, clothing, wishlist, event, ingredients, custom).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11D4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FR-2.2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Users shall add, edit, remove, and reorder items with quantity, unit, and notes.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11D4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FR-2.3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Users shall mark lists as recurring with carry-over of unchecked items.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FR-2.4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Users shall save lists as reusable templates.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FR-2.5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system shall sort items by aisle/category for in-store efficiency.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FR-2.6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system shall retain version history and allow rollback.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2"/>
      </w:pPr>
      <w:r>
        <w:t xml:space="preserve">3.3 Collaboration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FR-3.1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Users shall share lists with others at view or edit permission.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11D4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FR-3.2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system shall reflect edits to a shared list in real time across collaborators.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11D4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FR-3.3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system shall record an activity feed of changes per list.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FR-3.4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Collaborators shall exchange messages in a per-list chat thread.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FR-3.5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Collaborators shall initiate in-app voice/video calls.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2"/>
      </w:pPr>
      <w:r>
        <w:t xml:space="preserve">3.4 In-Store Shopping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FR-4.1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system shall provide a check-off view optimized for one-handed use.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11D4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FR-4.2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Lists shall be fully usable offline and sync when connectivity returns.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11D4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FR-4.3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Users shall confirm or enter the actual price when checking off an item.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11D4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FR-4.4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system shall present a session summary of spend and savings on completion.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FR-4.5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Users shall add or check items by voice.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2"/>
      </w:pPr>
      <w:r>
        <w:t xml:space="preserve">3.5 Price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FR-5.1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system shall ingest prices from crowd-sourcing, scraping, and store data.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11D4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FR-5.2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system shall reconcile conflicting prices by recency and user trust score.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11D4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FR-5.3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system shall compare prices for a list across stores and suggest savings.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11D4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FR-5.4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system shall alert users to price drops on saved items.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FR-5.5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Users shall scan receipts to verify and contribute prices.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2"/>
      </w:pPr>
      <w:r>
        <w:t xml:space="preserve">3.6 Delivery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FR-6.1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system shall check item availability across delivery platforms via adapters.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11D4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FR-6.2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system shall compare delivery prices and ETAs for a list.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11D4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FR-6.3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system shall generate affiliate-tracked links for orders.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FR-6.4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New delivery platforms shall be addable without changes to core services.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11D48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t xml:space="preserve">3.7 Promotions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FR-7.1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Stores shall target users whose lists contain matching products.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11D4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FR-7.2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Promoted items shall be flagged non-intrusively in list views.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FR-7.3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Users shall opt out of promotions per store or category.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11D48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t xml:space="preserve">3.8 Professional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FR-8.1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Professional users shall scale a list by a multiplier or guest count.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11D4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FR-8.2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Professional users shall publish lists publicly for others to clone.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FR-8.3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Professional users shall attach lists to named events with dates.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FR-8.4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system shall export lists to PDF and CSV.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2"/>
      </w:pPr>
      <w:r>
        <w:t xml:space="preserve">3.9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FR-9.1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system shall gate features by subscription tier via feature flags.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11D4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FR-9.2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system shall process subscription billing through Stripe.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11D4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FR-9.3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Free-tier limits shall be enforced (e.g. maximum active lists).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3.10 In-App Advertising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FR-10.1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system shall display house-sold banner advertisements on home and list screens to Free-tier users.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11D4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FR-10.2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system shall support house-sold native/sponsored listings interleaved with price comparison and store results.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FR-10.3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system shall support house-sold interstitial and rewarded ad placements at natural app transition points (e.g. end of a shopping session).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FR-10.4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system shall suppress all ad display for users whose active subscription has the ads_free feature flag enabled.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11D4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FR-10.5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system shall enforce frequency capping on interstitial/rewarded placements to limit impressions per user per session.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FR-10.6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system shall serve only house-sold advertising; no third-party ad network SDK shall be integrated in the initial release.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11D48"/>
                <w:sz w:val="20"/>
                <w:szCs w:val="20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Use Cases</w:t>
      </w:r>
    </w:p>
    <w:p>
      <w:pPr>
        <w:spacing w:after="120" w:line="276"/>
      </w:pPr>
      <w:r>
        <w:t xml:space="preserve">The diagram below summarizes primary interactions by actor; detailed flows follow.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2 — Use case overview by actor.</w:t>
      </w:r>
    </w:p>
    <w:p>
      <w:pPr>
        <w:pStyle w:val="Heading2"/>
      </w:pPr>
      <w:r>
        <w:t xml:space="preserve">4.1 Use Case: Compare Prices for a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Personal / Professional user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User has a list with one or more items in their region.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User opens a list, requests comparison; system gathers prices per store and delivery platform, reconciles, and returns ranked totals with suggested savings.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Alternate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If data is sparse, system shows best-available estimates and flags low confidence.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User sees savings suggestions and may switch store or order delivery.</w:t>
            </w:r>
          </w:p>
        </w:tc>
      </w:tr>
    </w:tbl>
    <w:p>
      <w:pPr>
        <w:pStyle w:val="Heading2"/>
      </w:pPr>
      <w:r>
        <w:t xml:space="preserve">4.2 Use Case: Order via Delivery Platform</w:t>
      </w:r>
    </w:p>
    <w:p>
      <w:pPr>
        <w:spacing w:after="120" w:line="276"/>
      </w:pPr>
      <w:r>
        <w:t xml:space="preserve">The sequence below shows how Shoppa assembles a delivery comparison and hands off an order to the chosen platform.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3 — Sequence: compare and order via delivery.</w:t>
      </w:r>
    </w:p>
    <w:p>
      <w:pPr>
        <w:pStyle w:val="Heading1"/>
      </w:pPr>
      <w:r>
        <w:t xml:space="preserve">5. Data Requirements</w:t>
      </w:r>
    </w:p>
    <w:p>
      <w:pPr>
        <w:spacing w:after="120" w:line="276"/>
      </w:pPr>
      <w:r>
        <w:t xml:space="preserve">The core domain model is shown below. Monetary values are stored in minor units with a currency code; users, lists, and stores are region-scoped.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458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4 — Entity relationship diagram (core entities).</w:t>
      </w:r>
    </w:p>
    <w:p>
      <w:pPr>
        <w:pStyle w:val="Heading1"/>
      </w:pPr>
      <w: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API p95 response time under nominal load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&lt; 400 ms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Real-time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List edit propagation to collaborators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&lt; 1 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Monthly platform uptime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99.5%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Offline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Full list view and check-off without connectivity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100% of list ops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Horizontal scaling of API and worker tiers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Stateless pods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Encryption in transit and at rest; JWT auth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TLS 1.2+ / AES-256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Privacy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Contributed data anonymized for analytics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PII-free exports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Currency, tax, language per region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i18n-ready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Mobile UI meets contrast and focus standards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WCAG 2.1 AA</w:t>
            </w:r>
          </w:p>
        </w:tc>
      </w:tr>
    </w:tbl>
    <w:p>
      <w:pPr>
        <w:pStyle w:val="Heading1"/>
      </w:pPr>
      <w:r>
        <w:t xml:space="preserve">7. Assumptions &amp; Dependencies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Stripe is the billing provider for subscriptions in the launch market.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Delivery platform catalogues remain scrape-accessible in the initial phase.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Firebase Cloud Messaging is used for push notifications.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A critical mass of contributing users is required for high-confidence comparisons.</w:t>
      </w:r>
    </w:p>
    <w:p>
      <w:pPr>
        <w:pStyle w:val="Heading1"/>
      </w:pPr>
      <w:r>
        <w:t xml:space="preserve">8. Traceability</w:t>
      </w:r>
    </w:p>
    <w:p>
      <w:pPr>
        <w:spacing w:after="120" w:line="276"/>
      </w:pPr>
      <w:r>
        <w:t xml:space="preserve">Each functional requirement traces to a business requirement (BRD) and will map to test cases in the QA test plan. Priorities follow MoSCoW: Must, Should, Could.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4"/>
      </w:pBdr>
      <w:tabs>
        <w:tab w:val="right" w:pos="9360"/>
      </w:tabs>
    </w:pPr>
    <w:r>
      <w:rPr>
        <w:color w:val="94A3B8"/>
        <w:sz w:val="16"/>
        <w:szCs w:val="16"/>
      </w:rPr>
      <w:t xml:space="preserve">Confidential — Shoppa Project</w:t>
    </w:r>
    <w:r>
      <w:rPr>
        <w:color w:val="94A3B8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4"/>
      </w:pBdr>
      <w:tabs>
        <w:tab w:val="right" w:pos="9360"/>
      </w:tabs>
    </w:pPr>
    <w:r>
      <w:rPr>
        <w:color w:val="94A3B8"/>
        <w:sz w:val="16"/>
        <w:szCs w:val="16"/>
      </w:rPr>
      <w:t xml:space="preserve">Confidential — Shoppa Project</w:t>
    </w:r>
    <w:r>
      <w:rPr>
        <w:color w:val="94A3B8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6" w:space="4"/>
      </w:pBdr>
      <w:tabs>
        <w:tab w:val="right" w:pos="9360"/>
      </w:tabs>
    </w:pPr>
    <w:r>
      <w:rPr>
        <w:b/>
        <w:bCs/>
        <w:color w:val="0B1220"/>
        <w:sz w:val="18"/>
        <w:szCs w:val="18"/>
      </w:rPr>
      <w:t xml:space="preserve">SHOPPA</w:t>
    </w:r>
    <w:r>
      <w:rPr>
        <w:color w:val="94A3B8"/>
        <w:sz w:val="18"/>
        <w:szCs w:val="18"/>
      </w:rPr>
      <w:t xml:space="preserve">	Software Requirements Specification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6" w:space="4"/>
      </w:pBdr>
      <w:tabs>
        <w:tab w:val="right" w:pos="9360"/>
      </w:tabs>
    </w:pPr>
    <w:r>
      <w:rPr>
        <w:b/>
        <w:bCs/>
        <w:color w:val="0B1220"/>
        <w:sz w:val="18"/>
        <w:szCs w:val="18"/>
      </w:rPr>
      <w:t xml:space="preserve">SHOPPA</w:t>
    </w:r>
    <w:r>
      <w:rPr>
        <w:color w:val="94A3B8"/>
        <w:sz w:val="18"/>
        <w:szCs w:val="18"/>
      </w:rPr>
      <w:t xml:space="preserve">	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  <w:rPr>
        <w:color w:val="B45309"/>
      </w:rPr>
    </w:lvl>
    <w:lvl w:ilvl="1" w15:tentative="1">
      <w:start w:val="1"/>
      <w:numFmt w:val="bullet"/>
      <w:lvlText w:val="–"/>
      <w:lvlJc w:val="left"/>
      <w:pPr>
        <w:ind w:left="9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  <w:rPr>
        <w:b/>
        <w:bCs/>
        <w:color w:val="B4530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0B1220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F59E0B" w:sz="18" w:space="6"/>
      </w:pBdr>
      <w:spacing w:after="160" w:before="320"/>
      <w:outlineLvl w:val="0"/>
    </w:pPr>
    <w:rPr>
      <w:rFonts w:ascii="Calibri" w:cs="Calibri" w:eastAsia="Calibri" w:hAnsi="Calibri"/>
      <w:b/>
      <w:bCs/>
      <w:color w:val="0B12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B4530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Calibri" w:cs="Calibri" w:eastAsia="Calibri" w:hAnsi="Calibri"/>
      <w:b/>
      <w:bCs/>
      <w:color w:val="475569"/>
      <w:sz w:val="23"/>
      <w:szCs w:val="23"/>
    </w:rPr>
  </w:style>
  <w:style w:type="paragraph" w:styleId="Caption">
    <w:name w:val="Caption"/>
    <w:basedOn w:val="Normal"/>
    <w:next w:val="Normal"/>
    <w:pPr>
      <w:spacing w:after="200" w:before="60"/>
      <w:jc w:val="center"/>
    </w:pPr>
    <w:rPr>
      <w:i/>
      <w:iCs/>
      <w:color w:val="94A3B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d4cfc0159e214f8dd5037e5b55bec2b1d492d0d4.png"/><Relationship Id="rId12" Type="http://schemas.openxmlformats.org/officeDocument/2006/relationships/image" Target="media/b8361bf827d321948c5cd5c3da9033e267924997.png"/><Relationship Id="rId13" Type="http://schemas.openxmlformats.org/officeDocument/2006/relationships/image" Target="media/abc2703cc8af37b2b1effe3ba4466a46bf65b1c0.png"/><Relationship Id="rId14" Type="http://schemas.openxmlformats.org/officeDocument/2006/relationships/image" Target="media/9989b155fd879a277f787b5ffd4697cebc0c10f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2026-06-26T22:10:45.230Z</dcterms:created>
  <dcterms:modified xsi:type="dcterms:W3CDTF">2026-06-26T22:10:45.231Z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