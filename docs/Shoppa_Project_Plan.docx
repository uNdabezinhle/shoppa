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B45309"/>
          <w:spacing w:val="60"/>
          <w:sz w:val="40"/>
          <w:szCs w:val="40"/>
        </w:rPr>
        <w:t xml:space="preserve">SHOPPA</w:t>
      </w:r>
    </w:p>
    <w:p>
      <w:pPr>
        <w:pBdr>
          <w:bottom w:val="single" w:color="F59E0B" w:sz="24" w:space="8"/>
        </w:pBdr>
        <w:spacing w:after="240"/>
      </w:pPr>
      <w:r>
        <w:rPr>
          <w:color w:val="94A3B8"/>
          <w:sz w:val="22"/>
          <w:szCs w:val="22"/>
        </w:rPr>
        <w:t xml:space="preserve">Shopping Intelligence Platform</w:t>
      </w:r>
    </w:p>
    <w:p>
      <w:pPr>
        <w:spacing w:after="120" w:before="360"/>
      </w:pPr>
      <w:r>
        <w:rPr>
          <w:b/>
          <w:bCs/>
          <w:color w:val="0B1220"/>
          <w:sz w:val="60"/>
          <w:szCs w:val="60"/>
        </w:rPr>
        <w:t xml:space="preserve">Project Management Plan</w:t>
      </w:r>
    </w:p>
    <w:p>
      <w:pPr>
        <w:spacing w:after="600"/>
      </w:pPr>
      <w:r>
        <w:rPr>
          <w:color w:val="475569"/>
          <w:sz w:val="26"/>
          <w:szCs w:val="26"/>
        </w:rPr>
        <w:t xml:space="preserve">Approach, roadmap, team, and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Project Management Plan (PMP)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Shoppa — Shopping Intelligence Platform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Draft for review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Project Management Office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June 2026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 w:line="276"/>
      </w:pPr>
      <w:r>
        <w:t xml:space="preserve">This Project Management Plan defines how Shoppa will be delivered: approach, phases, team, governance, risks, and quality. It complements the BRD (why), the SRS (what), and the Solution Architecture (how technically), and governs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Shoppa — Shopping Intelligence Platform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Delivery approach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Agile, two-week sprints within phased rollout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Launch market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South Africa (multi-region ready)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del w:id="9201" w:author="Claude" w:date="2026-07-08T00:00:00Z">
              <w:r>
                <w:rPr>
                  <w:b w:val="false"/>
                  <w:bCs w:val="false"/>
                  <w:color w:val="1E293B"/>
                  <w:sz w:val="20"/>
                  <w:szCs w:val="20"/>
                </w:rPr>
                <w:delText xml:space="preserve">Mobile (Ionic/Angular); web admin console</w:delText>
              </w:r>
            </w:del>
            <w:ins w:id="9202" w:author="Claude" w:date="2026-07-08T00:00:00Z">
              <w:r>
                <w:rPr>
                  <w:b w:val="false"/>
                  <w:bCs w:val="false"/>
                  <w:color w:val="1E293B"/>
                  <w:sz w:val="20"/>
                  <w:szCs w:val="20"/>
                </w:rPr>
                <w:t xml:space="preserve">Mobile (Flutter); web admin console (Flutter Web)</w:t>
              </w:r>
            </w:ins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Approximately 13 months across five phases</w:t>
            </w:r>
          </w:p>
        </w:tc>
      </w:tr>
    </w:tbl>
    <w:p>
      <w:pPr>
        <w:pStyle w:val="Heading1"/>
      </w:pPr>
      <w:r>
        <w:t xml:space="preserve">2. Delivery Approach</w:t>
      </w:r>
    </w:p>
    <w:p>
      <w:pPr>
        <w:spacing w:after="120" w:line="276"/>
      </w:pPr>
      <w:r>
        <w:t xml:space="preserve">Delivery follows an agile cadence of two-week sprints, organized into five sequential-but-overlapping phases. Each phase ends with a demonstrable increment. The team works backend and frontend in parallel, with a design-system-first approach on the client and contract-first APIs to unblock both sides.</w:t>
      </w:r>
    </w:p>
    <w:p>
      <w:pPr>
        <w:pStyle w:val="Heading1"/>
      </w:pPr>
      <w:r>
        <w:t xml:space="preserve">3. Roadmap &amp; Phases</w:t>
      </w:r>
    </w:p>
    <w:p>
      <w:pPr>
        <w:spacing w:after="120" w:line="276"/>
      </w:pPr>
      <w:r>
        <w:t xml:space="preserve">The roadmap sequences foundational capabilities first, then collaboration, then the data-heavy price intelligence layer, then delivery and monetization, and finally professional and growth features.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 — Phased delivery roadmap.</w:t>
      </w:r>
    </w:p>
    <w:p>
      <w:pPr>
        <w:pStyle w:val="Heading2"/>
      </w:pPr>
      <w:r>
        <w:t xml:space="preserve">3.1 Phase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Work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Auth &amp; accounts, list/item CRUD, categories, offline mode, mobile shell, CI/CD, base API.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Working list app with offline check-off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Phase 2 — Collaboration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Sharing &amp; permissions, real-time sync (Channels), activity feed, in-app chat.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Multiple users editing a shared list live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Phase 3 — Price Intelligence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Scraper service, crowd-sourced capture, reconciliation engine, comparison &amp; alerts.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Per-list savings suggestions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Phase 4 — Delivery &amp; Promotions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Delivery adapters (60/60, ASAP, 2u, Dash), comparison, affiliate links, store promotions.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Compare &amp; order via delivery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Phase 5 — Pro &amp; Growth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Quantity scaling, public publishing, event lists, subscriptions &amp; feature gating.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Paid tiers live; professional tools</w:t>
            </w:r>
          </w:p>
        </w:tc>
      </w:tr>
    </w:tbl>
    <w:p>
      <w:pPr>
        <w:pStyle w:val="Heading1"/>
      </w:pPr>
      <w:r>
        <w:t xml:space="preserve">4. Team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Planning, cadence, risk, stakeholder communication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Requirements, acceptance criteria, traceability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Systems Analyst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Process modeling, data and use-case definition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Solutions Architect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Architecture, integration strategy, technical decisions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Django apps, APIs, workers, data model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del w:id="9203" w:author="Claude" w:date="2026-07-08T00:00:00Z">
              <w:r>
                <w:rPr>
                  <w:b w:val="false"/>
                  <w:bCs w:val="false"/>
                  <w:color w:val="1E293B"/>
                  <w:sz w:val="20"/>
                  <w:szCs w:val="20"/>
                </w:rPr>
                <w:delText xml:space="preserve">Admin console, shared component library</w:delText>
              </w:r>
            </w:del>
            <w:ins w:id="9204" w:author="Claude" w:date="2026-07-08T00:00:00Z">
              <w:r>
                <w:rPr>
                  <w:b w:val="false"/>
                  <w:bCs w:val="false"/>
                  <w:color w:val="1E293B"/>
                  <w:sz w:val="20"/>
                  <w:szCs w:val="20"/>
                </w:rPr>
                <w:t xml:space="preserve">Flutter Web admin console, shared widget/component library</w:t>
              </w:r>
            </w:ins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Mobile Developer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del w:id="9205" w:author="Claude" w:date="2026-07-08T00:00:00Z">
              <w:r>
                <w:rPr>
                  <w:b w:val="false"/>
                  <w:bCs w:val="false"/>
                  <w:color w:val="1E293B"/>
                  <w:sz w:val="20"/>
                  <w:szCs w:val="20"/>
                </w:rPr>
                <w:delText xml:space="preserve">Ionic app, offline/sync, device integration</w:delText>
              </w:r>
            </w:del>
            <w:ins w:id="9206" w:author="Claude" w:date="2026-07-08T00:00:00Z">
              <w:r>
                <w:rPr>
                  <w:b w:val="false"/>
                  <w:bCs w:val="false"/>
                  <w:color w:val="1E293B"/>
                  <w:sz w:val="20"/>
                  <w:szCs w:val="20"/>
                </w:rPr>
                <w:t xml:space="preserve">Flutter app, offline/sync, device integration</w:t>
              </w:r>
            </w:ins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Test strategy, automation, release verification</w:t>
            </w:r>
          </w:p>
        </w:tc>
      </w:tr>
    </w:tbl>
    <w:p>
      <w:pPr>
        <w:pStyle w:val="Heading1"/>
      </w:pPr>
      <w:r>
        <w:t xml:space="preserve">5. Governance &amp; Ceremonies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Sprint planning at the start of each two-week sprint.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Daily stand-up for coordination and blocker removal.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Sprint review/demo of the increment to stakeholders.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Retrospective to improve process each sprint.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Phase gate review before committing to the next phase.</w:t>
      </w:r>
    </w:p>
    <w:p>
      <w:pPr>
        <w:pStyle w:val="Heading1"/>
      </w:pPr>
      <w:r>
        <w:t xml:space="preserve">6.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M1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Foundation complete — offline list app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End of Month 3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M2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Real-time collaboration live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End of Month 5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M3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Price comparison available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End of Month 8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M4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Delivery comparison &amp; promotions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End of Month 10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M5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Subscriptions &amp; professional tools — GA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End of Month 13</w:t>
            </w:r>
          </w:p>
        </w:tc>
      </w:tr>
    </w:tbl>
    <w:p>
      <w:pPr>
        <w:pStyle w:val="Heading1"/>
      </w:pPr>
      <w: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Scraping blocked by platforms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E11D48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Adapter abstraction; crowd-source fallback; pursue partnerships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Low early contribution volume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E11D48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Seed via scraping; incentives and gamification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Real-time scaling complexity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Load test Channels; Redis tuning; backpressure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Offline sync conflicts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Field-level LWW; clear conflict rules; tests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Scope creep across phases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Phase gates; MoSCoW prioritization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Payment/billing edge cases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 Stripe primitives; webhook reconciliation</w:t>
            </w:r>
          </w:p>
        </w:tc>
      </w:tr>
    </w:tbl>
    <w:p>
      <w:pPr>
        <w:pStyle w:val="Heading1"/>
      </w:pPr>
      <w:r>
        <w:t xml:space="preserve">8. Quality Management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Definition of Done includes tests, code review, and documentation.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Automated unit and integration tests gate merges via CI.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Each functional requirement maps to acceptance criteria and test cases.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Performance and offline scenarios are tested before each phase gate.</w:t>
      </w:r>
    </w:p>
    <w:p>
      <w:pPr>
        <w:pStyle w:val="Heading1"/>
      </w:pPr>
      <w:r>
        <w:t xml:space="preserve">9.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Core team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Stand-up, sprint board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Daily / per sprint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Sprint demo, status report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Every two weeks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Sponsor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Phase gate review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End of each phase</w:t>
            </w:r>
          </w:p>
        </w:tc>
      </w:tr>
    </w:tbl>
    <w:p>
      <w:pPr>
        <w:pStyle w:val="Heading1"/>
      </w:pPr>
      <w:r>
        <w:t xml:space="preserve">10. Dependencies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Stripe account and approval for the launch market.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Firebase project for push notifications.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Hosting and managed PostgreSQL/Redis in the SA region.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Access to delivery-platform catalogues for the scraper service.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tabs>
        <w:tab w:val="right" w:pos="9360"/>
      </w:tabs>
    </w:pPr>
    <w:r>
      <w:rPr>
        <w:color w:val="94A3B8"/>
        <w:sz w:val="16"/>
        <w:szCs w:val="16"/>
      </w:rPr>
      <w:t xml:space="preserve">Confidential — Shoppa Project</w:t>
    </w:r>
    <w:r>
      <w:rPr>
        <w:color w:val="94A3B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tabs>
        <w:tab w:val="right" w:pos="9360"/>
      </w:tabs>
    </w:pPr>
    <w:r>
      <w:rPr>
        <w:color w:val="94A3B8"/>
        <w:sz w:val="16"/>
        <w:szCs w:val="16"/>
      </w:rPr>
      <w:t xml:space="preserve">Confidential — Shoppa Project</w:t>
    </w:r>
    <w:r>
      <w:rPr>
        <w:color w:val="94A3B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tabs>
        <w:tab w:val="right" w:pos="9360"/>
      </w:tabs>
    </w:pPr>
    <w:r>
      <w:rPr>
        <w:b/>
        <w:bCs/>
        <w:color w:val="0B1220"/>
        <w:sz w:val="18"/>
        <w:szCs w:val="18"/>
      </w:rPr>
      <w:t xml:space="preserve">SHOPPA</w:t>
    </w:r>
    <w:r>
      <w:rPr>
        <w:color w:val="94A3B8"/>
        <w:sz w:val="18"/>
        <w:szCs w:val="18"/>
      </w:rPr>
      <w:t xml:space="preserve">	Project Management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tabs>
        <w:tab w:val="right" w:pos="9360"/>
      </w:tabs>
    </w:pPr>
    <w:r>
      <w:rPr>
        <w:b/>
        <w:bCs/>
        <w:color w:val="0B1220"/>
        <w:sz w:val="18"/>
        <w:szCs w:val="18"/>
      </w:rPr>
      <w:t xml:space="preserve">SHOPPA</w:t>
    </w:r>
    <w:r>
      <w:rPr>
        <w:color w:val="94A3B8"/>
        <w:sz w:val="18"/>
        <w:szCs w:val="18"/>
      </w:rPr>
      <w:t xml:space="preserve">	Project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  <w:rPr>
        <w:color w:val="B45309"/>
      </w:rPr>
    </w:lvl>
    <w:lvl w:ilvl="1" w15:tentative="1">
      <w:start w:val="1"/>
      <w:numFmt w:val="bullet"/>
      <w:lvlText w:val="–"/>
      <w:lvlJc w:val="left"/>
      <w:pPr>
        <w:ind w:left="9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B4530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F59E0B" w:sz="18" w:space="6"/>
      </w:pBdr>
      <w:spacing w:after="160" w:before="320"/>
      <w:outlineLvl w:val="0"/>
    </w:pPr>
    <w:rPr>
      <w:rFonts w:ascii="Calibri" w:cs="Calibri" w:eastAsia="Calibri" w:hAnsi="Calibr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B4530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  <w:style w:type="paragraph" w:styleId="Caption">
    <w:name w:val="Caption"/>
    <w:basedOn w:val="Normal"/>
    <w:next w:val="Normal"/>
    <w:pPr>
      <w:spacing w:after="200" w:before="60"/>
      <w:jc w:val="center"/>
    </w:pPr>
    <w:rPr>
      <w:i/>
      <w:iCs/>
      <w:color w:val="94A3B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4d27c5d41b6101a6e8720554dbf2c1ec7c4d8da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2026-06-26T22:12:19.255Z</dcterms:created>
  <dcterms:modified xsi:type="dcterms:W3CDTF">2026-06-26T22:12:19.256Z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